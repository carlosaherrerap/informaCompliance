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113CD" w14:paraId="4FF4320A" w14:textId="77777777" w:rsidTr="008113CD">
        <w:tc>
          <w:tcPr>
            <w:tcW w:w="4247" w:type="dxa"/>
          </w:tcPr>
          <w:p w14:paraId="268126C5" w14:textId="6C1BB53B" w:rsidR="008113CD" w:rsidRDefault="008113CD"/>
        </w:tc>
        <w:tc>
          <w:tcPr>
            <w:tcW w:w="4247" w:type="dxa"/>
          </w:tcPr>
          <w:p w14:paraId="648EA8F2" w14:textId="404653CF" w:rsidR="008113CD" w:rsidRDefault="008113CD" w:rsidP="00FE7221">
            <w:pPr>
              <w:jc w:val="center"/>
            </w:pPr>
          </w:p>
        </w:tc>
      </w:tr>
    </w:tbl>
    <w:p w14:paraId="66309993" w14:textId="6509FA59" w:rsidR="008113CD" w:rsidRDefault="008113CD"/>
    <w:p w14:paraId="4AD6137B" w14:textId="77777777" w:rsidR="00C031F3" w:rsidRDefault="00C031F3"/>
    <w:p w14:paraId="7180847A" w14:textId="3FFC3810" w:rsidR="0078037B" w:rsidRPr="008113CD" w:rsidRDefault="0078037B">
      <w:pPr>
        <w:rPr>
          <w:b/>
          <w:u w:val="single"/>
        </w:rPr>
      </w:pPr>
      <w:del w:id="0" w:author="Microsoft Office User" w:date="2020-10-22T18:18:00Z">
        <w:r w:rsidRPr="008113CD" w:rsidDel="0010248A">
          <w:rPr>
            <w:b/>
            <w:u w:val="single"/>
          </w:rPr>
          <w:delText xml:space="preserve">Riesgo Declarado </w:delText>
        </w:r>
      </w:del>
      <w:ins w:id="1" w:author="Microsoft Office User" w:date="2020-10-22T18:18:00Z">
        <w:r w:rsidR="0010248A">
          <w:rPr>
            <w:b/>
            <w:u w:val="single"/>
          </w:rPr>
          <w:t>RIESGO IDENTIFICADO</w:t>
        </w:r>
      </w:ins>
    </w:p>
    <w:p w14:paraId="6A67219F" w14:textId="77777777" w:rsidR="0078037B" w:rsidRDefault="0078037B">
      <w:r w:rsidRPr="008113CD">
        <w:rPr>
          <w:b/>
        </w:rPr>
        <w:t>Título</w:t>
      </w:r>
      <w:r>
        <w:tab/>
      </w:r>
      <w:r>
        <w:tab/>
      </w:r>
      <w:r>
        <w:tab/>
        <w:t>Texto de título</w:t>
      </w:r>
      <w:r>
        <w:tab/>
      </w:r>
    </w:p>
    <w:p w14:paraId="1181C0C8" w14:textId="77777777" w:rsidR="0078037B" w:rsidRDefault="0078037B">
      <w:r w:rsidRPr="008113CD">
        <w:rPr>
          <w:b/>
        </w:rPr>
        <w:t>Detalle de Riesgo</w:t>
      </w:r>
      <w:r>
        <w:t xml:space="preserve"> </w:t>
      </w:r>
      <w:r>
        <w:tab/>
        <w:t>Texto de detalle de riesgo</w:t>
      </w:r>
    </w:p>
    <w:p w14:paraId="39CD8156" w14:textId="77777777" w:rsidR="00C232A9" w:rsidRDefault="00C232A9"/>
    <w:p w14:paraId="1BE7A16D" w14:textId="3C481436" w:rsidR="0078037B" w:rsidRPr="008113CD" w:rsidRDefault="0078037B">
      <w:pPr>
        <w:rPr>
          <w:b/>
          <w:u w:val="single"/>
        </w:rPr>
      </w:pPr>
      <w:r w:rsidRPr="008113CD">
        <w:rPr>
          <w:b/>
          <w:u w:val="single"/>
        </w:rPr>
        <w:t>RIESGO INHERENTE</w:t>
      </w:r>
    </w:p>
    <w:p w14:paraId="20289CA1" w14:textId="71AD6437" w:rsidR="0078037B" w:rsidRDefault="0078037B">
      <w:r w:rsidRPr="008113CD">
        <w:rPr>
          <w:b/>
        </w:rPr>
        <w:t>Área de la empresa</w:t>
      </w:r>
      <w:r>
        <w:tab/>
        <w:t>Área Empresa</w:t>
      </w:r>
    </w:p>
    <w:p w14:paraId="510D91A5" w14:textId="1D6BF9C9" w:rsidR="0078037B" w:rsidRDefault="0078037B">
      <w:r w:rsidRPr="008113CD">
        <w:rPr>
          <w:b/>
        </w:rPr>
        <w:t>Proceso</w:t>
      </w:r>
      <w:r>
        <w:tab/>
      </w:r>
      <w:r>
        <w:tab/>
        <w:t>Texto de proceso</w:t>
      </w:r>
    </w:p>
    <w:p w14:paraId="109959E2" w14:textId="3A38EC6D" w:rsidR="0078037B" w:rsidRDefault="0078037B">
      <w:r w:rsidRPr="008113CD">
        <w:rPr>
          <w:b/>
        </w:rPr>
        <w:t>Factor</w:t>
      </w:r>
      <w:r>
        <w:tab/>
      </w:r>
      <w:r>
        <w:tab/>
      </w:r>
      <w:r>
        <w:tab/>
        <w:t>Factor declarado</w:t>
      </w:r>
    </w:p>
    <w:p w14:paraId="6619FF00" w14:textId="7EF56096" w:rsidR="0078037B" w:rsidRDefault="008113CD">
      <w:r w:rsidRPr="008113CD">
        <w:rPr>
          <w:b/>
        </w:rPr>
        <w:t>Probabilidad</w:t>
      </w:r>
      <w:r>
        <w:tab/>
      </w:r>
      <w:r>
        <w:tab/>
        <w:t>Probabilidad texto</w:t>
      </w:r>
      <w:r>
        <w:tab/>
      </w:r>
      <w:r>
        <w:tab/>
        <w:t>Probabilidad calculada</w:t>
      </w:r>
    </w:p>
    <w:p w14:paraId="0E58A348" w14:textId="5A25E223" w:rsidR="008113CD" w:rsidRDefault="008113CD">
      <w:r w:rsidRPr="008113CD">
        <w:rPr>
          <w:b/>
        </w:rPr>
        <w:t>Impacto estimado S/.</w:t>
      </w:r>
      <w:r>
        <w:tab/>
        <w:t>Cantidad introducida</w:t>
      </w:r>
      <w:r>
        <w:tab/>
      </w:r>
      <w:r>
        <w:tab/>
        <w:t>Impacto calculado</w:t>
      </w:r>
    </w:p>
    <w:p w14:paraId="797CB36E" w14:textId="672E669B" w:rsidR="00C232A9" w:rsidRDefault="00C232A9"/>
    <w:p w14:paraId="3FFC7E98" w14:textId="7E304EC3" w:rsidR="008113CD" w:rsidRDefault="00B56026"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5D440" wp14:editId="13A09A05">
                <wp:simplePos x="0" y="0"/>
                <wp:positionH relativeFrom="column">
                  <wp:posOffset>3968115</wp:posOffset>
                </wp:positionH>
                <wp:positionV relativeFrom="paragraph">
                  <wp:posOffset>613410</wp:posOffset>
                </wp:positionV>
                <wp:extent cx="142875" cy="133350"/>
                <wp:effectExtent l="0" t="0" r="28575" b="1905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BD4154" id="Elipse 6" o:spid="_x0000_s1026" style="position:absolute;margin-left:312.45pt;margin-top:48.3pt;width:11.2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" fillcolor="#0070c0" strokecolor="#1f3763 [1608]" strokeweight="1pt">
                <v:stroke joinstyle="miter"/>
              </v:oval>
            </w:pict>
          </mc:Fallback>
        </mc:AlternateContent>
      </w:r>
      <w:r w:rsidR="008113CD">
        <w:rPr>
          <w:noProof/>
          <w:lang w:eastAsia="es-PE"/>
        </w:rPr>
        <w:drawing>
          <wp:inline distT="0" distB="0" distL="0" distR="0" wp14:anchorId="28CC50ED" wp14:editId="414968FE">
            <wp:extent cx="5400040" cy="25152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o20oc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5BF8" w14:textId="045D0329" w:rsidR="00C232A9" w:rsidRDefault="00C232A9">
      <w:pPr>
        <w:rPr>
          <w:b/>
          <w:u w:val="single"/>
        </w:rPr>
      </w:pPr>
    </w:p>
    <w:p w14:paraId="67820F42" w14:textId="2F4A4E2A" w:rsidR="008113CD" w:rsidRPr="008113CD" w:rsidRDefault="008113CD">
      <w:pPr>
        <w:rPr>
          <w:b/>
          <w:u w:val="single"/>
        </w:rPr>
      </w:pPr>
      <w:r w:rsidRPr="008113CD">
        <w:rPr>
          <w:b/>
          <w:u w:val="single"/>
        </w:rPr>
        <w:t>IDENTIFICACIÓN DE CONTROLES</w:t>
      </w:r>
    </w:p>
    <w:p w14:paraId="039052D6" w14:textId="75C09128" w:rsidR="008113CD" w:rsidRDefault="008113CD">
      <w:r w:rsidRPr="008113CD">
        <w:rPr>
          <w:b/>
        </w:rPr>
        <w:t>Descripción del Control</w:t>
      </w:r>
      <w:r>
        <w:tab/>
        <w:t>Texto introducido descripción del control</w:t>
      </w:r>
    </w:p>
    <w:p w14:paraId="52C698E2" w14:textId="10BF4571" w:rsidR="008113CD" w:rsidRDefault="008113CD">
      <w:r w:rsidRPr="008113CD">
        <w:rPr>
          <w:b/>
        </w:rPr>
        <w:t>Documento Fuente</w:t>
      </w:r>
      <w:r>
        <w:tab/>
        <w:t>Texto introducido documento fuente</w:t>
      </w:r>
    </w:p>
    <w:p w14:paraId="27E3F856" w14:textId="58D4C2BD" w:rsidR="008113CD" w:rsidRDefault="008113CD">
      <w:r w:rsidRPr="008113CD">
        <w:rPr>
          <w:b/>
        </w:rPr>
        <w:t>Área de ejecución</w:t>
      </w:r>
      <w:r>
        <w:tab/>
        <w:t>Área Ejecución</w:t>
      </w:r>
    </w:p>
    <w:p w14:paraId="6FBAB3BC" w14:textId="4958F5FE" w:rsidR="00C232A9" w:rsidRDefault="00C232A9">
      <w:pPr>
        <w:rPr>
          <w:b/>
          <w:u w:val="single"/>
        </w:rPr>
      </w:pPr>
    </w:p>
    <w:p w14:paraId="688E31D9" w14:textId="6247CB87" w:rsidR="00C232A9" w:rsidRDefault="00C232A9">
      <w:pPr>
        <w:rPr>
          <w:b/>
          <w:u w:val="single"/>
        </w:rPr>
      </w:pPr>
    </w:p>
    <w:p w14:paraId="321B4A18" w14:textId="663D9FC3" w:rsidR="00C232A9" w:rsidRDefault="00C232A9">
      <w:pPr>
        <w:rPr>
          <w:b/>
          <w:u w:val="single"/>
        </w:rPr>
      </w:pPr>
    </w:p>
    <w:p w14:paraId="13D44A2B" w14:textId="77777777" w:rsidR="00C031F3" w:rsidRDefault="00C031F3">
      <w:pPr>
        <w:rPr>
          <w:b/>
          <w:u w:val="single"/>
        </w:rPr>
      </w:pPr>
    </w:p>
    <w:p w14:paraId="5BF642A6" w14:textId="11B625C9" w:rsidR="008113CD" w:rsidRPr="008113CD" w:rsidRDefault="008113CD">
      <w:pPr>
        <w:rPr>
          <w:b/>
          <w:u w:val="single"/>
        </w:rPr>
      </w:pPr>
      <w:r w:rsidRPr="008113CD">
        <w:rPr>
          <w:b/>
          <w:u w:val="single"/>
        </w:rPr>
        <w:t>DISEÑO Y EJECUCIÓN</w:t>
      </w:r>
    </w:p>
    <w:p w14:paraId="1167C288" w14:textId="77777777" w:rsidR="008113CD" w:rsidRDefault="008113CD">
      <w:r w:rsidRPr="008113CD">
        <w:rPr>
          <w:b/>
        </w:rPr>
        <w:t>Periodicidad</w:t>
      </w:r>
      <w:r>
        <w:tab/>
      </w:r>
      <w:r>
        <w:tab/>
        <w:t>Periodicidad Valor</w:t>
      </w:r>
      <w:r>
        <w:tab/>
      </w:r>
      <w:r w:rsidRPr="008113CD">
        <w:rPr>
          <w:b/>
        </w:rPr>
        <w:t>Operatividad</w:t>
      </w:r>
      <w:r>
        <w:tab/>
        <w:t>Operatividad valor</w:t>
      </w:r>
    </w:p>
    <w:p w14:paraId="549EA848" w14:textId="77777777" w:rsidR="008113CD" w:rsidRDefault="008113CD">
      <w:r w:rsidRPr="008113CD">
        <w:rPr>
          <w:b/>
        </w:rPr>
        <w:t>Tipo de control</w:t>
      </w:r>
      <w:r>
        <w:tab/>
      </w:r>
      <w:r>
        <w:tab/>
        <w:t>Tipo de control valor</w:t>
      </w:r>
      <w:r>
        <w:tab/>
      </w:r>
      <w:r w:rsidRPr="008113CD">
        <w:rPr>
          <w:b/>
        </w:rPr>
        <w:t>Supervisión</w:t>
      </w:r>
      <w:r>
        <w:tab/>
        <w:t>Supervisión valor</w:t>
      </w:r>
    </w:p>
    <w:p w14:paraId="65AAB9EE" w14:textId="77777777" w:rsidR="008113CD" w:rsidRDefault="008113CD">
      <w:r w:rsidRPr="008113CD">
        <w:rPr>
          <w:b/>
        </w:rPr>
        <w:t>Frecuencia oportuna de control</w:t>
      </w:r>
      <w:r w:rsidRPr="008113CD">
        <w:rPr>
          <w:b/>
        </w:rPr>
        <w:tab/>
      </w:r>
      <w:r>
        <w:t>Valor</w:t>
      </w:r>
    </w:p>
    <w:p w14:paraId="61ABCF41" w14:textId="77777777" w:rsidR="008113CD" w:rsidRDefault="008113CD">
      <w:r w:rsidRPr="008113CD">
        <w:rPr>
          <w:b/>
        </w:rPr>
        <w:t>Seguimiento adecuado</w:t>
      </w:r>
      <w:r w:rsidRPr="008113CD">
        <w:rPr>
          <w:b/>
        </w:rPr>
        <w:tab/>
      </w:r>
      <w:r>
        <w:tab/>
      </w:r>
      <w:r>
        <w:tab/>
        <w:t>Valor</w:t>
      </w:r>
    </w:p>
    <w:p w14:paraId="173ACAC1" w14:textId="77777777" w:rsidR="008113CD" w:rsidRDefault="008113CD"/>
    <w:p w14:paraId="4581154C" w14:textId="77777777" w:rsidR="008113CD" w:rsidRDefault="00B56026"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4DAA65" wp14:editId="168EC188">
                <wp:simplePos x="0" y="0"/>
                <wp:positionH relativeFrom="column">
                  <wp:posOffset>3038475</wp:posOffset>
                </wp:positionH>
                <wp:positionV relativeFrom="paragraph">
                  <wp:posOffset>1030605</wp:posOffset>
                </wp:positionV>
                <wp:extent cx="142875" cy="133350"/>
                <wp:effectExtent l="0" t="0" r="28575" b="1905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AA976" id="Elipse 5" o:spid="_x0000_s1026" style="position:absolute;margin-left:239.25pt;margin-top:81.15pt;width:11.2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" fillcolor="#0070c0" strokecolor="#1f3763 [1608]" strokeweight="1pt">
                <v:stroke joinstyle="miter"/>
              </v:oval>
            </w:pict>
          </mc:Fallback>
        </mc:AlternateContent>
      </w:r>
      <w:r w:rsidR="008113CD">
        <w:rPr>
          <w:noProof/>
          <w:lang w:eastAsia="es-PE"/>
        </w:rPr>
        <w:drawing>
          <wp:inline distT="0" distB="0" distL="0" distR="0" wp14:anchorId="7DA333E7" wp14:editId="790B1947">
            <wp:extent cx="5400040" cy="25152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o20oc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CD85" w14:textId="77777777" w:rsidR="008113CD" w:rsidRDefault="008113CD"/>
    <w:p w14:paraId="134B10AE" w14:textId="77777777" w:rsidR="008113CD" w:rsidRPr="0010248A" w:rsidRDefault="008113CD">
      <w:pPr>
        <w:rPr>
          <w:b/>
          <w:u w:val="single"/>
          <w:rPrChange w:id="2" w:author="Microsoft Office User" w:date="2020-10-22T18:19:00Z">
            <w:rPr>
              <w:b/>
            </w:rPr>
          </w:rPrChange>
        </w:rPr>
      </w:pPr>
      <w:r w:rsidRPr="0010248A">
        <w:rPr>
          <w:b/>
          <w:u w:val="single"/>
          <w:rPrChange w:id="3" w:author="Microsoft Office User" w:date="2020-10-22T18:19:00Z">
            <w:rPr>
              <w:b/>
            </w:rPr>
          </w:rPrChange>
        </w:rPr>
        <w:t>TRATAMIENTO E IMPLEMENTACIÓN</w:t>
      </w:r>
    </w:p>
    <w:p w14:paraId="41CBA0E1" w14:textId="77777777" w:rsidR="008113CD" w:rsidRDefault="008113CD">
      <w:r w:rsidRPr="007A0F0F">
        <w:rPr>
          <w:b/>
        </w:rPr>
        <w:t>Plan de acción</w:t>
      </w:r>
      <w:r>
        <w:tab/>
      </w:r>
      <w:r>
        <w:tab/>
        <w:t>Texto de plan de acción</w:t>
      </w:r>
    </w:p>
    <w:p w14:paraId="3BE79E06" w14:textId="77777777" w:rsidR="008113CD" w:rsidRDefault="008113CD">
      <w:r w:rsidRPr="007A0F0F">
        <w:rPr>
          <w:b/>
        </w:rPr>
        <w:t>Área responsable</w:t>
      </w:r>
      <w:r>
        <w:tab/>
        <w:t>Área responsable</w:t>
      </w:r>
    </w:p>
    <w:p w14:paraId="3FA60E31" w14:textId="77777777" w:rsidR="008113CD" w:rsidRDefault="007A0F0F">
      <w:r>
        <w:rPr>
          <w:b/>
        </w:rPr>
        <w:t>Fecha I</w:t>
      </w:r>
      <w:r w:rsidR="008113CD" w:rsidRPr="007A0F0F">
        <w:rPr>
          <w:b/>
        </w:rPr>
        <w:t>nic</w:t>
      </w:r>
      <w:r>
        <w:rPr>
          <w:b/>
        </w:rPr>
        <w:t>i</w:t>
      </w:r>
      <w:r w:rsidR="008113CD" w:rsidRPr="007A0F0F">
        <w:rPr>
          <w:b/>
        </w:rPr>
        <w:t>o</w:t>
      </w:r>
      <w:r w:rsidR="008113CD">
        <w:tab/>
      </w:r>
      <w:r w:rsidR="008113CD">
        <w:tab/>
        <w:t>Fecha inicio valor</w:t>
      </w:r>
      <w:r w:rsidR="008113CD">
        <w:tab/>
      </w:r>
      <w:r>
        <w:rPr>
          <w:b/>
        </w:rPr>
        <w:t>Fecha F</w:t>
      </w:r>
      <w:r w:rsidR="008113CD" w:rsidRPr="007A0F0F">
        <w:rPr>
          <w:b/>
        </w:rPr>
        <w:t>in</w:t>
      </w:r>
      <w:r w:rsidR="008113CD">
        <w:tab/>
        <w:t>Fecha fin valor</w:t>
      </w:r>
    </w:p>
    <w:p w14:paraId="607B489D" w14:textId="77777777" w:rsidR="008113CD" w:rsidRDefault="008113CD"/>
    <w:p w14:paraId="749D8E91" w14:textId="77777777" w:rsidR="008113CD" w:rsidRDefault="008113CD"/>
    <w:p w14:paraId="5B734137" w14:textId="77777777" w:rsidR="008113CD" w:rsidRDefault="008113CD"/>
    <w:p w14:paraId="6F99D496" w14:textId="77777777" w:rsidR="008113CD" w:rsidRDefault="008113CD"/>
    <w:p w14:paraId="7B7D7720" w14:textId="77777777" w:rsidR="008113CD" w:rsidRDefault="008113CD"/>
    <w:sectPr w:rsidR="008113C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9C8D0" w14:textId="77777777" w:rsidR="00233F62" w:rsidRDefault="00233F62" w:rsidP="00C031F3">
      <w:pPr>
        <w:spacing w:after="0" w:line="240" w:lineRule="auto"/>
      </w:pPr>
      <w:r>
        <w:separator/>
      </w:r>
    </w:p>
  </w:endnote>
  <w:endnote w:type="continuationSeparator" w:id="0">
    <w:p w14:paraId="1548F397" w14:textId="77777777" w:rsidR="00233F62" w:rsidRDefault="00233F62" w:rsidP="00C03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5DCB8E" w14:textId="60E7A711" w:rsidR="00C031F3" w:rsidRDefault="00C031F3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2012938" wp14:editId="5FFA5E8F">
          <wp:simplePos x="0" y="0"/>
          <wp:positionH relativeFrom="column">
            <wp:posOffset>4229100</wp:posOffset>
          </wp:positionH>
          <wp:positionV relativeFrom="paragraph">
            <wp:posOffset>-53340</wp:posOffset>
          </wp:positionV>
          <wp:extent cx="2105025" cy="554990"/>
          <wp:effectExtent l="0" t="0" r="9525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titulo_prevencion_riesgos_0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5025" cy="554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15C3A7" w14:textId="77777777" w:rsidR="00233F62" w:rsidRDefault="00233F62" w:rsidP="00C031F3">
      <w:pPr>
        <w:spacing w:after="0" w:line="240" w:lineRule="auto"/>
      </w:pPr>
      <w:r>
        <w:separator/>
      </w:r>
    </w:p>
  </w:footnote>
  <w:footnote w:type="continuationSeparator" w:id="0">
    <w:p w14:paraId="5FD6D76A" w14:textId="77777777" w:rsidR="00233F62" w:rsidRDefault="00233F62" w:rsidP="00C03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8635" w14:textId="1C9BF3FC" w:rsidR="00C031F3" w:rsidRPr="008113CD" w:rsidRDefault="00C031F3" w:rsidP="00C031F3">
    <w:pPr>
      <w:spacing w:after="0"/>
      <w:jc w:val="right"/>
      <w:rPr>
        <w:b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2BAFE35" wp14:editId="64919678">
          <wp:simplePos x="0" y="0"/>
          <wp:positionH relativeFrom="margin">
            <wp:align>left</wp:align>
          </wp:positionH>
          <wp:positionV relativeFrom="paragraph">
            <wp:posOffset>-69215</wp:posOffset>
          </wp:positionV>
          <wp:extent cx="1763395" cy="609600"/>
          <wp:effectExtent l="0" t="0" r="8255" b="0"/>
          <wp:wrapNone/>
          <wp:docPr id="8" name="Imagen 8" descr="Noticias Inmobiliarias | Blog 2020 | Abril Inmobilia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ticias Inmobiliarias | Blog 2020 | Abril Inmobiliar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339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13CD">
      <w:rPr>
        <w:b/>
      </w:rPr>
      <w:t>Matriz de Riesgo</w:t>
    </w:r>
    <w:ins w:id="4" w:author="Microsoft Office User" w:date="2020-10-22T18:18:00Z">
      <w:r w:rsidR="0010248A">
        <w:rPr>
          <w:b/>
        </w:rPr>
        <w:t xml:space="preserve"> Corrupción / Lavado de Activos</w:t>
      </w:r>
    </w:ins>
  </w:p>
  <w:p w14:paraId="66C8A0CE" w14:textId="77777777" w:rsidR="00C031F3" w:rsidRDefault="00C031F3" w:rsidP="00C031F3">
    <w:pPr>
      <w:spacing w:after="0"/>
      <w:jc w:val="right"/>
    </w:pPr>
    <w:r>
      <w:rPr>
        <w:b/>
      </w:rPr>
      <w:t xml:space="preserve">Nombre </w:t>
    </w:r>
    <w:r>
      <w:t xml:space="preserve">  </w:t>
    </w:r>
    <w:r>
      <w:rPr>
        <w:i/>
      </w:rPr>
      <w:t>Usuario Apellido</w:t>
    </w:r>
  </w:p>
  <w:p w14:paraId="6D71FF23" w14:textId="295472A4" w:rsidR="00C031F3" w:rsidRDefault="00C031F3" w:rsidP="00C031F3">
    <w:pPr>
      <w:pStyle w:val="Encabezado"/>
      <w:jc w:val="right"/>
    </w:pPr>
    <w:r>
      <w:rPr>
        <w:b/>
      </w:rPr>
      <w:t xml:space="preserve">                                </w:t>
    </w:r>
    <w:r w:rsidRPr="008113CD">
      <w:rPr>
        <w:b/>
      </w:rPr>
      <w:t>Fecha</w:t>
    </w:r>
    <w:r>
      <w:t xml:space="preserve">               </w:t>
    </w:r>
    <w:r w:rsidRPr="008113CD">
      <w:rPr>
        <w:i/>
      </w:rPr>
      <w:t>22.10.2020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7B"/>
    <w:rsid w:val="0010248A"/>
    <w:rsid w:val="00233F62"/>
    <w:rsid w:val="004E2196"/>
    <w:rsid w:val="0078037B"/>
    <w:rsid w:val="007A0F0F"/>
    <w:rsid w:val="008113CD"/>
    <w:rsid w:val="009475FC"/>
    <w:rsid w:val="00AF7568"/>
    <w:rsid w:val="00B56026"/>
    <w:rsid w:val="00C031F3"/>
    <w:rsid w:val="00C232A9"/>
    <w:rsid w:val="00C51A1F"/>
    <w:rsid w:val="00EA5554"/>
    <w:rsid w:val="00F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B1A6F"/>
  <w15:chartTrackingRefBased/>
  <w15:docId w15:val="{01DFD9B4-B6B1-4103-94A5-28AE429C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1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03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1F3"/>
  </w:style>
  <w:style w:type="paragraph" w:styleId="Piedepgina">
    <w:name w:val="footer"/>
    <w:basedOn w:val="Normal"/>
    <w:link w:val="PiedepginaCar"/>
    <w:uiPriority w:val="99"/>
    <w:unhideWhenUsed/>
    <w:rsid w:val="00C031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1F3"/>
  </w:style>
  <w:style w:type="paragraph" w:styleId="Textodeglobo">
    <w:name w:val="Balloon Text"/>
    <w:basedOn w:val="Normal"/>
    <w:link w:val="TextodegloboCar"/>
    <w:uiPriority w:val="99"/>
    <w:semiHidden/>
    <w:unhideWhenUsed/>
    <w:rsid w:val="0010248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248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242A28-66A4-F644-9DB5-3CF438300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Microsoft Office User</cp:lastModifiedBy>
  <cp:revision>2</cp:revision>
  <dcterms:created xsi:type="dcterms:W3CDTF">2020-10-22T23:19:00Z</dcterms:created>
  <dcterms:modified xsi:type="dcterms:W3CDTF">2020-10-22T23:19:00Z</dcterms:modified>
</cp:coreProperties>
</file>